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07ABE" w:rsidRDefault="00340104">
      <w:pPr>
        <w:pStyle w:val="Heading1"/>
        <w:rPr>
          <w:color w:val="C55911"/>
        </w:rPr>
      </w:pPr>
      <w:r>
        <w:rPr>
          <w:color w:val="C55911"/>
        </w:rPr>
        <w:t>GraphDB Repository and User Setup</w:t>
      </w:r>
    </w:p>
    <w:p w14:paraId="00000002" w14:textId="77777777" w:rsidR="00F07ABE" w:rsidRDefault="003401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Download and install GraphDB desktop application </w:t>
      </w:r>
    </w:p>
    <w:p w14:paraId="00000003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Go to </w:t>
      </w:r>
      <w:hyperlink r:id="rId6">
        <w:r>
          <w:rPr>
            <w:color w:val="0563C1"/>
            <w:u w:val="single"/>
          </w:rPr>
          <w:t>link</w:t>
        </w:r>
      </w:hyperlink>
    </w:p>
    <w:p w14:paraId="00000004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Fill out the form and request GraphDB Free </w:t>
      </w:r>
    </w:p>
    <w:p w14:paraId="00000005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874645"/>
            <wp:effectExtent l="0" t="0" r="0" b="0"/>
            <wp:docPr id="29" name="image15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Download the installation file that was sent to you via email</w:t>
      </w:r>
    </w:p>
    <w:p w14:paraId="00000007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Run desktop installation file</w:t>
      </w:r>
    </w:p>
    <w:p w14:paraId="00000008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Open the application</w:t>
      </w:r>
    </w:p>
    <w:p w14:paraId="00000009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0A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966720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0C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274310" cy="2931795"/>
            <wp:effectExtent l="0" t="0" r="0" b="0"/>
            <wp:docPr id="30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0E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“Open GraphDB” or on browser </w:t>
      </w:r>
      <w:hyperlink r:id="rId10">
        <w:r>
          <w:rPr>
            <w:color w:val="0563C1"/>
            <w:u w:val="single"/>
          </w:rPr>
          <w:t>http://lo</w:t>
        </w:r>
        <w:r>
          <w:rPr>
            <w:color w:val="0563C1"/>
            <w:u w:val="single"/>
          </w:rPr>
          <w:t>calhost:7200/</w:t>
        </w:r>
      </w:hyperlink>
    </w:p>
    <w:p w14:paraId="0000000F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10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966720"/>
            <wp:effectExtent l="0" t="0" r="0" 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12" w14:textId="77777777" w:rsidR="00F07ABE" w:rsidRDefault="003401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Create repository </w:t>
      </w:r>
    </w:p>
    <w:p w14:paraId="00000013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Setup-&gt; Repositories -&gt; Create new</w:t>
      </w:r>
    </w:p>
    <w:p w14:paraId="00000014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Repository id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test1</w:t>
      </w:r>
    </w:p>
    <w:p w14:paraId="00000015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Repository description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test1 </w:t>
      </w:r>
    </w:p>
    <w:p w14:paraId="00000016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>Create</w:t>
      </w:r>
    </w:p>
    <w:p w14:paraId="00000017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274310" cy="2750185"/>
            <wp:effectExtent l="0" t="0" r="0" b="0"/>
            <wp:docPr id="32" name="image1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19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3303270"/>
            <wp:effectExtent l="0" t="0" r="0" b="0"/>
            <wp:docPr id="35" name="image18.jp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Graphical user interface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274310" cy="2360295"/>
            <wp:effectExtent l="0" t="0" r="0" b="0"/>
            <wp:docPr id="34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5274310" cy="4789170"/>
            <wp:effectExtent l="0" t="0" r="0" b="0"/>
            <wp:docPr id="38" name="image10.jp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F07ABE" w:rsidRDefault="00340104">
      <w:r>
        <w:br w:type="page"/>
      </w:r>
    </w:p>
    <w:sdt>
      <w:sdtPr>
        <w:tag w:val="goog_rdk_5"/>
        <w:id w:val="-850326465"/>
      </w:sdtPr>
      <w:sdtEndPr/>
      <w:sdtContent>
        <w:p w14:paraId="0000001C" w14:textId="77777777" w:rsidR="00F07ABE" w:rsidRPr="00F07ABE" w:rsidRDefault="00340104" w:rsidP="00F07ABE">
          <w:pPr>
            <w:numPr>
              <w:ilvl w:val="0"/>
              <w:numId w:val="1"/>
            </w:numPr>
            <w:spacing w:after="0"/>
            <w:rPr>
              <w:color w:val="000000"/>
              <w:rPrChange w:id="0" w:author="Margarita G" w:date="2021-03-23T16:29:00Z">
                <w:rPr/>
              </w:rPrChange>
            </w:rPr>
            <w:pPrChange w:id="1" w:author="Margarita G" w:date="2021-03-23T16:29:00Z">
              <w:pPr/>
            </w:pPrChange>
          </w:pPr>
          <w:sdt>
            <w:sdtPr>
              <w:tag w:val="goog_rdk_0"/>
              <w:id w:val="-2039112392"/>
            </w:sdtPr>
            <w:sdtEndPr/>
            <w:sdtContent>
              <w:r>
                <w:rPr>
                  <w:rPrChange w:id="2" w:author="Margarita G" w:date="2021-03-23T16:29:00Z">
                    <w:rPr>
                      <w:b/>
                      <w:sz w:val="32"/>
                      <w:szCs w:val="32"/>
                    </w:rPr>
                  </w:rPrChange>
                </w:rPr>
                <w:t xml:space="preserve">Create user </w:t>
              </w:r>
            </w:sdtContent>
          </w:sdt>
          <w:sdt>
            <w:sdtPr>
              <w:tag w:val="goog_rdk_1"/>
              <w:id w:val="-1116592599"/>
            </w:sdtPr>
            <w:sdtEndPr/>
            <w:sdtContent>
              <w:ins w:id="3" w:author="Margarita G" w:date="2021-03-23T16:29:00Z">
                <w:r>
                  <w:t xml:space="preserve">for the </w:t>
                </w:r>
              </w:ins>
            </w:sdtContent>
          </w:sdt>
          <w:sdt>
            <w:sdtPr>
              <w:tag w:val="goog_rdk_2"/>
              <w:id w:val="1017036502"/>
            </w:sdtPr>
            <w:sdtEndPr/>
            <w:sdtContent>
              <w:sdt>
                <w:sdtPr>
                  <w:tag w:val="goog_rdk_3"/>
                  <w:id w:val="859862161"/>
                </w:sdtPr>
                <w:sdtEndPr/>
                <w:sdtContent>
                  <w:del w:id="4" w:author="Margarita G" w:date="2021-03-23T16:29:00Z">
                    <w:r>
                      <w:rPr>
                        <w:rPrChange w:id="5" w:author="Margarita G" w:date="2021-03-23T16:29:00Z">
                          <w:rPr>
                            <w:b/>
                            <w:sz w:val="32"/>
                            <w:szCs w:val="32"/>
                          </w:rPr>
                        </w:rPrChange>
                      </w:rPr>
                      <w:delText xml:space="preserve">για το </w:delText>
                    </w:r>
                  </w:del>
                </w:sdtContent>
              </w:sdt>
            </w:sdtContent>
          </w:sdt>
          <w:sdt>
            <w:sdtPr>
              <w:tag w:val="goog_rdk_4"/>
              <w:id w:val="-1953233166"/>
            </w:sdtPr>
            <w:sdtEndPr/>
            <w:sdtContent>
              <w:r>
                <w:rPr>
                  <w:rPrChange w:id="6" w:author="Margarita G" w:date="2021-03-23T16:29:00Z">
                    <w:rPr>
                      <w:b/>
                      <w:sz w:val="32"/>
                      <w:szCs w:val="32"/>
                    </w:rPr>
                  </w:rPrChange>
                </w:rPr>
                <w:t>repository</w:t>
              </w:r>
            </w:sdtContent>
          </w:sdt>
        </w:p>
      </w:sdtContent>
    </w:sdt>
    <w:p w14:paraId="0000001D" w14:textId="77777777" w:rsidR="00F07ABE" w:rsidRDefault="003401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e.g., test_user, 12345</w:t>
      </w:r>
    </w:p>
    <w:p w14:paraId="0000001E" w14:textId="77777777" w:rsidR="00F07ABE" w:rsidRDefault="003401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Note: credentials can changes via code (see below)</w:t>
      </w:r>
    </w:p>
    <w:p w14:paraId="0000001F" w14:textId="77777777" w:rsidR="00F07ABE" w:rsidRDefault="00F07ABE">
      <w:pPr>
        <w:rPr>
          <w:b/>
          <w:sz w:val="32"/>
          <w:szCs w:val="32"/>
        </w:rPr>
      </w:pPr>
    </w:p>
    <w:p w14:paraId="00000020" w14:textId="77777777" w:rsidR="00F07ABE" w:rsidRDefault="003401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103120"/>
            <wp:effectExtent l="0" t="0" r="0" b="0"/>
            <wp:docPr id="36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021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00000022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</w:p>
    <w:p w14:paraId="00000023" w14:textId="77777777" w:rsidR="00F07ABE" w:rsidRDefault="00340104">
      <w:pPr>
        <w:pStyle w:val="Heading1"/>
        <w:rPr>
          <w:color w:val="C55911"/>
          <w:sz w:val="22"/>
          <w:szCs w:val="22"/>
        </w:rPr>
      </w:pPr>
      <w:r>
        <w:rPr>
          <w:color w:val="C55911"/>
        </w:rPr>
        <w:t>NetBeans Project Setup and Run</w:t>
      </w:r>
    </w:p>
    <w:p w14:paraId="00000024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Download and install Netbeans IDE 12</w:t>
      </w:r>
    </w:p>
    <w:p w14:paraId="00000025" w14:textId="77777777" w:rsidR="00F07ABE" w:rsidRDefault="00340104">
      <w:pPr>
        <w:ind w:firstLine="720"/>
      </w:pPr>
      <w:r>
        <w:t>🡪</w:t>
      </w:r>
      <w:r>
        <w:t xml:space="preserve"> Open Existing Project -&gt; go to RED</w:t>
      </w:r>
    </w:p>
    <w:p w14:paraId="00000026" w14:textId="77777777" w:rsidR="00F07ABE" w:rsidRDefault="00340104">
      <w:pPr>
        <w:ind w:firstLine="720"/>
      </w:pPr>
      <w:r>
        <w:t>🡪</w:t>
      </w:r>
      <w:r>
        <w:t xml:space="preserve"> Install any plugins asked</w:t>
      </w:r>
    </w:p>
    <w:p w14:paraId="00000027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274310" cy="3455670"/>
            <wp:effectExtent l="0" t="0" r="0" b="0"/>
            <wp:docPr id="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8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29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Build maven project with dependencies or Resolve Project Dependencies</w:t>
      </w:r>
    </w:p>
    <w:p w14:paraId="0000002A" w14:textId="77777777" w:rsidR="00F07ABE" w:rsidRDefault="00F07A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2B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341245"/>
            <wp:effectExtent l="0" t="0" r="0" b="0"/>
            <wp:docPr id="39" name="image19.jp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Graphical user interface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F07ABE" w:rsidRDefault="00F07ABE">
      <w:pPr>
        <w:rPr>
          <w:b/>
          <w:sz w:val="32"/>
          <w:szCs w:val="32"/>
        </w:rPr>
      </w:pPr>
    </w:p>
    <w:p w14:paraId="0000002D" w14:textId="1ACF4D84" w:rsidR="00F07ABE" w:rsidRDefault="003401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</w:rPr>
        <w:lastRenderedPageBreak/>
        <w:t>Messaging/RemoteGraphDB/CreateRemoteRepository</w:t>
      </w:r>
      <w:r>
        <w:rPr>
          <w:color w:val="000000"/>
        </w:rPr>
        <w:t>.java</w:t>
      </w:r>
    </w:p>
    <w:p w14:paraId="0000002E" w14:textId="77777777" w:rsidR="00F07ABE" w:rsidRDefault="003401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</w:rPr>
        <w:t>Configure GraphDB IP:port, (localhost or server IP)</w:t>
      </w:r>
    </w:p>
    <w:p w14:paraId="0000002F" w14:textId="77777777" w:rsidR="00F07ABE" w:rsidRDefault="003401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</w:rPr>
        <w:t>Configure GraphDB username/password</w:t>
      </w:r>
    </w:p>
    <w:p w14:paraId="00000030" w14:textId="3C9B952F" w:rsidR="00F07ABE" w:rsidRDefault="003401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</w:rPr>
        <w:t>Configure ably username/password</w:t>
      </w:r>
    </w:p>
    <w:p w14:paraId="00000031" w14:textId="77777777" w:rsidR="00F07ABE" w:rsidRDefault="0034010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385065" cy="1048920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19117"/>
                    <a:stretch>
                      <a:fillRect/>
                    </a:stretch>
                  </pic:blipFill>
                  <pic:spPr>
                    <a:xfrm>
                      <a:off x="0" y="0"/>
                      <a:ext cx="6385065" cy="104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F07ABE" w:rsidRDefault="00340104">
      <w:pPr>
        <w:numPr>
          <w:ilvl w:val="0"/>
          <w:numId w:val="1"/>
        </w:numPr>
        <w:rPr>
          <w:color w:val="000000"/>
        </w:rPr>
      </w:pPr>
      <w:r>
        <w:t>Note that there is a .ttl configuration file that must match the repository name</w:t>
      </w:r>
    </w:p>
    <w:p w14:paraId="00000033" w14:textId="77777777" w:rsidR="00F07ABE" w:rsidRDefault="003401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781050"/>
            <wp:effectExtent l="0" t="0" r="0" b="0"/>
            <wp:docPr id="42" name="image3.jpg" descr="Graphical user interface, text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Graphical user interface, text, application, Word&#10;&#10;Description automatically generated"/>
                    <pic:cNvPicPr preferRelativeResize="0"/>
                  </pic:nvPicPr>
                  <pic:blipFill>
                    <a:blip r:embed="rId20"/>
                    <a:srcRect t="689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4" w14:textId="77777777" w:rsidR="00F07ABE" w:rsidRDefault="003401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3182620"/>
            <wp:effectExtent l="0" t="0" r="0" b="0"/>
            <wp:docPr id="43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F07ABE" w:rsidRDefault="00340104">
      <w:r>
        <w:br w:type="page"/>
      </w:r>
    </w:p>
    <w:p w14:paraId="00000036" w14:textId="77777777" w:rsidR="00F07ABE" w:rsidRDefault="00340104">
      <w:r>
        <w:lastRenderedPageBreak/>
        <w:t>🡪</w:t>
      </w:r>
      <w:r>
        <w:t xml:space="preserve"> Run Main.java</w:t>
      </w:r>
    </w:p>
    <w:p w14:paraId="00000037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860675"/>
            <wp:effectExtent l="0" t="0" r="0" b="0"/>
            <wp:docPr id="44" name="image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, applicatio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F07ABE" w:rsidRDefault="00340104">
      <w:r>
        <w:t>🡪</w:t>
      </w:r>
      <w:r>
        <w:t xml:space="preserve"> Build SUCCESS</w:t>
      </w:r>
    </w:p>
    <w:p w14:paraId="00000039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528570"/>
            <wp:effectExtent l="0" t="0" r="0" b="0"/>
            <wp:docPr id="45" name="image16.jp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Graphical user interface, text, application, email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F07ABE" w:rsidRDefault="00340104">
      <w:pPr>
        <w:rPr>
          <w:b/>
          <w:sz w:val="32"/>
          <w:szCs w:val="32"/>
        </w:rPr>
      </w:pPr>
      <w:r>
        <w:br w:type="page"/>
      </w:r>
    </w:p>
    <w:p w14:paraId="0000003B" w14:textId="77777777" w:rsidR="00F07ABE" w:rsidRDefault="0034010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Check Data</w:t>
      </w:r>
    </w:p>
    <w:p w14:paraId="0000003C" w14:textId="77777777" w:rsidR="00F07ABE" w:rsidRDefault="003401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Open graphDB </w:t>
      </w:r>
    </w:p>
    <w:p w14:paraId="0000003D" w14:textId="77777777" w:rsidR="00F07ABE" w:rsidRDefault="003401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Explore</w:t>
      </w:r>
    </w:p>
    <w:p w14:paraId="0000003E" w14:textId="77777777" w:rsidR="00F07ABE" w:rsidRDefault="0034010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Graphcs overview</w:t>
      </w:r>
    </w:p>
    <w:p w14:paraId="0000003F" w14:textId="77777777" w:rsidR="00F07ABE" w:rsidRDefault="0034010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Class hierarchy</w:t>
      </w:r>
    </w:p>
    <w:p w14:paraId="00000040" w14:textId="77777777" w:rsidR="00F07ABE" w:rsidRDefault="00F07ABE"/>
    <w:p w14:paraId="00000041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599055"/>
            <wp:effectExtent l="0" t="0" r="0" b="0"/>
            <wp:docPr id="46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003425"/>
            <wp:effectExtent l="0" t="0" r="0" b="0"/>
            <wp:docPr id="47" name="image7.jpg" descr="Diagram, venn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Diagram, venn 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274310" cy="2383155"/>
            <wp:effectExtent l="0" t="0" r="0" b="0"/>
            <wp:docPr id="48" name="image17.jp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Graphical user interfac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3338195"/>
            <wp:effectExtent l="0" t="0" r="0" b="0"/>
            <wp:docPr id="49" name="image20.jp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A picture containing graphical user interfac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2" w14:textId="77777777" w:rsidR="00F07ABE" w:rsidRDefault="0034010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  <w:bookmarkStart w:id="7" w:name="_heading=h.gjdgxs" w:colFirst="0" w:colLast="0"/>
      <w:bookmarkEnd w:id="7"/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274310" cy="2197100"/>
            <wp:effectExtent l="0" t="0" r="0" b="0"/>
            <wp:docPr id="37" name="image6.jpg" descr="Tabl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Table&#10;&#10;Description automatically generated with medium confidenc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07ABE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C6A59"/>
    <w:multiLevelType w:val="multilevel"/>
    <w:tmpl w:val="4BC6799C"/>
    <w:lvl w:ilvl="0">
      <w:start w:val="1"/>
      <w:numFmt w:val="bullet"/>
      <w:lvlText w:val="🡺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162356"/>
    <w:multiLevelType w:val="multilevel"/>
    <w:tmpl w:val="BCB2A5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ABE"/>
    <w:rsid w:val="00340104"/>
    <w:rsid w:val="00F0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C1306"/>
  <w15:docId w15:val="{86A95660-A09C-4491-B52A-957AA912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618"/>
    <w:pPr>
      <w:keepNext/>
      <w:keepLines/>
      <w:spacing w:before="240" w:after="240"/>
      <w:outlineLvl w:val="0"/>
    </w:pPr>
    <w:rPr>
      <w:rFonts w:eastAsiaTheme="majorEastAsia" w:cstheme="minorHAnsi"/>
      <w:color w:val="C45911" w:themeColor="accent2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66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373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739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73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173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5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52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C28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8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8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8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8E7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EA6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6618"/>
    <w:rPr>
      <w:rFonts w:eastAsiaTheme="majorEastAsia" w:cstheme="minorHAnsi"/>
      <w:color w:val="C45911" w:themeColor="accent2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ntotext.com/products/graphdb/graphdb-fre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hyperlink" Target="http://localhost:7200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4xX281GgU1VW2pB8oJABRMCjjA==">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204</Words>
  <Characters>1103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Pliatsios Antonios</dc:creator>
  <cp:lastModifiedBy>Vasilis Kassiano</cp:lastModifiedBy>
  <cp:revision>2</cp:revision>
  <dcterms:created xsi:type="dcterms:W3CDTF">2021-03-23T10:52:00Z</dcterms:created>
  <dcterms:modified xsi:type="dcterms:W3CDTF">2021-06-22T09:48:00Z</dcterms:modified>
</cp:coreProperties>
</file>